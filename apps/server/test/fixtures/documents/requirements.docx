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Dokumen Persyaratan Sistem Pembayaran Terpadu (SPT)</w:t>
      </w:r>
    </w:p>
    <w:p>
      <w:r>
        <w:rPr>
          <w:i/>
          <w:iCs/>
        </w:rPr>
        <w:t xml:space="preserve">Versi 1.2 — disusun oleh Tim Arsitektur Solusi, Oktober 2026</w:t>
      </w:r>
    </w:p>
    <w:p>
      <w:pPr>
        <w:pStyle w:val="Heading1"/>
      </w:pPr>
      <w:r>
        <w:t xml:space="preserve">1. Pendahuluan</w:t>
      </w:r>
    </w:p>
    <w:p>
      <w:r>
        <w:t xml:space="preserve">Dokumen ini menjelaskan kebutuhan bisnis dan teknis untuk </w:t>
      </w:r>
      <w:r>
        <w:rPr>
          <w:b/>
          <w:bCs/>
        </w:rPr>
        <w:t xml:space="preserve">Sistem Pembayaran Terpadu</w:t>
      </w:r>
      <w:r>
        <w:t xml:space="preserve"> yang akan menggantikan modul pembayaran lama. </w:t>
      </w:r>
      <w:r>
        <w:rPr>
          <w:i/>
          <w:iCs/>
        </w:rPr>
        <w:t xml:space="preserve">Seluruh transaksi wajib tercatat secara real-time.</w:t>
      </w:r>
    </w:p>
    <w:p>
      <w:r>
        <w:t xml:space="preserve">Integrasi utama adalah Pembayaran via Midtrans</w:t>
      </w:r>
      <w:r>
        <w:rPr>
          <w:rStyle w:val="FootnoteReference"/>
        </w:rPr>
        <w:footnoteReference w:id="1"/>
      </w:r>
      <w:r>
        <w:t xml:space="preserve"> untuk kanal kartu kredit, GoPay, dan Virtual Account.</w:t>
      </w:r>
    </w:p>
    <w:p>
      <w:pPr>
        <w:pStyle w:val="Heading2"/>
      </w:pPr>
      <w:r>
        <w:t xml:space="preserve">1.1 Ruang Lingkup</w:t>
      </w:r>
    </w:p>
    <w:p>
      <w:pPr>
        <w:pStyle w:val="ListParagraph"/>
        <w:numPr>
          <w:ilvl w:val="0"/>
          <w:numId w:val="1"/>
        </w:numPr>
      </w:pPr>
      <w:r>
        <w:t xml:space="preserve">Aplikasi mobile pelanggan (Android &amp; iOS)</w:t>
      </w:r>
    </w:p>
    <w:p>
      <w:pPr>
        <w:pStyle w:val="ListParagraph"/>
        <w:numPr>
          <w:ilvl w:val="1"/>
          <w:numId w:val="1"/>
        </w:numPr>
      </w:pPr>
      <w:r>
        <w:t xml:space="preserve">Termasuk mode offline untuk melihat riwayat transaksi</w:t>
      </w:r>
    </w:p>
    <w:p>
      <w:pPr>
        <w:pStyle w:val="ListParagraph"/>
        <w:numPr>
          <w:ilvl w:val="0"/>
          <w:numId w:val="1"/>
        </w:numPr>
      </w:pPr>
      <w:r>
        <w:t xml:space="preserve">Portal merchant berbasis web</w:t>
      </w:r>
    </w:p>
    <w:p>
      <w:pPr>
        <w:pStyle w:val="ListParagraph"/>
        <w:numPr>
          <w:ilvl w:val="0"/>
          <w:numId w:val="1"/>
        </w:numPr>
      </w:pPr>
      <w:r>
        <w:t xml:space="preserve">Back-office untuk tim Finance dan rekonsiliasi</w:t>
      </w:r>
    </w:p>
    <w:p>
      <w:pPr>
        <w:pStyle w:val="Heading2"/>
      </w:pPr>
      <w:r>
        <w:t xml:space="preserve">1.2 Referensi</w:t>
      </w:r>
    </w:p>
    <w:p>
      <w:r>
        <w:t xml:space="preserve">Spesifikasi API mengacu pada </w:t>
      </w:r>
      <w:hyperlink w:history="1" r:id="rIdelwahdedodko4cdqectpk">
        <w:r>
          <w:rPr>
            <w:rStyle w:val="Hyperlink"/>
          </w:rPr>
          <w:t xml:space="preserve">dokumentasi resmi Midtrans</w:t>
        </w:r>
      </w:hyperlink>
      <w:r>
        <w:t xml:space="preserve"> versi Snap API 2.0.</w:t>
      </w:r>
    </w:p>
    <w:p>
      <w:pPr>
        <w:pStyle w:val="Heading1"/>
      </w:pPr>
      <w:r>
        <w:t xml:space="preserve">2. Persyaratan Fungsional</w:t>
      </w:r>
    </w:p>
    <w:p>
      <w:pPr>
        <w:pStyle w:val="Heading2"/>
      </w:pPr>
      <w:r>
        <w:t xml:space="preserve">2.1 Alur Pembayaran</w:t>
      </w:r>
    </w:p>
    <w:p>
      <w:pPr>
        <w:pStyle w:val="ListParagraph"/>
        <w:numPr>
          <w:ilvl w:val="0"/>
          <w:numId w:val="2"/>
        </w:numPr>
      </w:pPr>
      <w:r>
        <w:t xml:space="preserve">Pelanggan memilih produk dan menekan tombol Bayar.</w:t>
      </w:r>
    </w:p>
    <w:p>
      <w:pPr>
        <w:pStyle w:val="ListParagraph"/>
        <w:numPr>
          <w:ilvl w:val="0"/>
          <w:numId w:val="2"/>
        </w:numPr>
      </w:pPr>
      <w:r>
        <w:t xml:space="preserve">Sistem membuat transaksi di Midtrans dan menerima snap token.</w:t>
      </w:r>
    </w:p>
    <w:p>
      <w:pPr>
        <w:pStyle w:val="ListParagraph"/>
        <w:numPr>
          <w:ilvl w:val="0"/>
          <w:numId w:val="2"/>
        </w:numPr>
      </w:pPr>
      <w:r>
        <w:t xml:space="preserve">Pelanggan menyelesaikan pembayaran di halaman Midtrans.</w:t>
      </w:r>
    </w:p>
    <w:p>
      <w:pPr>
        <w:pStyle w:val="ListParagraph"/>
        <w:numPr>
          <w:ilvl w:val="0"/>
          <w:numId w:val="2"/>
        </w:numPr>
      </w:pPr>
      <w:r>
        <w:t xml:space="preserve">Midtrans mengirim notifikasi webhook ke endpoint /api/payments/notify.</w:t>
      </w:r>
    </w:p>
    <w:p>
      <w:pPr>
        <w:pStyle w:val="Heading3"/>
      </w:pPr>
      <w:r>
        <w:t xml:space="preserve">2.1.1 Penanganan Kegagalan</w:t>
      </w:r>
    </w:p>
    <w:p>
      <w:r>
        <w:t xml:space="preserve">Jika webhook tidak diterima dalam 15 menit, sistem melakukan polling status transaksi (maksimal 3 kali).</w:t>
      </w:r>
    </w:p>
    <w:p>
      <w:r>
        <w:t xml:space="preserve">Settlement dana ke merchant dilakukan dalam </w:t>
      </w:r>
      <w:del w:id="1" w:author="Rina Wulandari" w:date="2026-09-30T10:00:00Z">
        <w:r>
          <w:delText xml:space="preserve">dua (2)</w:delText>
        </w:r>
      </w:del>
      <w:ins w:id="2" w:author="Rina Wulandari" w:date="2026-09-30T10:00:00Z">
        <w:r>
          <w:t xml:space="preserve">satu (1)</w:t>
        </w:r>
      </w:ins>
      <w:r>
        <w:t xml:space="preserve"> hari kerja.</w:t>
      </w:r>
    </w:p>
    <w:p>
      <w:pPr>
        <w:pStyle w:val="Heading2"/>
      </w:pPr>
      <w:r>
        <w:t xml:space="preserve">2.2 Daftar Persyaratan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D9E2F3" w:color="auto" w:val="clear"/>
          </w:tcPr>
          <w:p>
            <w:r>
              <w:rPr>
                <w:b/>
                <w:bCs/>
              </w:rPr>
              <w:t xml:space="preserve">ID Persyaratan</w:t>
            </w:r>
          </w:p>
        </w:tc>
        <w:tc>
          <w:tcPr>
            <w:shd w:fill="D9E2F3" w:color="auto" w:val="clear"/>
          </w:tcPr>
          <w:p>
            <w:r>
              <w:rPr>
                <w:b/>
                <w:bCs/>
              </w:rPr>
              <w:t xml:space="preserve">Deskripsi</w:t>
            </w:r>
          </w:p>
        </w:tc>
        <w:tc>
          <w:tcPr>
            <w:shd w:fill="D9E2F3" w:color="auto" w:val="clear"/>
          </w:tcPr>
          <w:p>
            <w:r>
              <w:rPr>
                <w:b/>
                <w:bCs/>
              </w:rPr>
              <w:t xml:space="preserve">Prioritas</w:t>
            </w:r>
          </w:p>
        </w:tc>
        <w:tc>
          <w:tcPr>
            <w:shd w:fill="D9E2F3" w:color="auto" w:val="clear"/>
          </w:tcPr>
          <w:p>
            <w:r>
              <w:rPr>
                <w:b/>
                <w:bCs/>
              </w:rPr>
              <w:t xml:space="preserve">Pemilik</w:t>
            </w:r>
          </w:p>
        </w:tc>
      </w:tr>
      <w:tr>
        <w:tc>
          <w:p>
            <w:r>
              <w:t xml:space="preserve">REQ-001</w:t>
            </w:r>
          </w:p>
        </w:tc>
        <w:tc>
          <w:p>
            <w:r>
              <w:t xml:space="preserve">Pembayaran via Midtrans (kartu kredit, GoPay, Virtual Account)</w:t>
            </w:r>
          </w:p>
        </w:tc>
        <w:tc>
          <w:p>
            <w:r>
              <w:t xml:space="preserve">Tinggi</w:t>
            </w:r>
          </w:p>
        </w:tc>
        <w:tc>
          <w:p>
            <w:r>
              <w:t xml:space="preserve">Tim Payment</w:t>
            </w:r>
          </w:p>
        </w:tc>
      </w:tr>
      <w:tr>
        <w:tc>
          <w:p>
            <w:r>
              <w:t xml:space="preserve">REQ-002</w:t>
            </w:r>
          </w:p>
        </w:tc>
        <w:tc>
          <w:p>
            <w:r>
              <w:t xml:space="preserve">Notifikasi status transaksi melalui webhook</w:t>
            </w:r>
          </w:p>
        </w:tc>
        <w:tc>
          <w:p>
            <w:r>
              <w:t xml:space="preserve">Tinggi</w:t>
            </w:r>
          </w:p>
        </w:tc>
        <w:tc>
          <w:p>
            <w:r>
              <w:t xml:space="preserve">Tim Integrasi</w:t>
            </w:r>
          </w:p>
        </w:tc>
      </w:tr>
      <w:tr>
        <w:tc>
          <w:p>
            <w:r>
              <w:t xml:space="preserve">REQ-003</w:t>
            </w:r>
          </w:p>
        </w:tc>
        <w:tc>
          <w:p>
            <w:r>
              <w:t xml:space="preserve">Rekonsiliasi harian otomatis dengan bank</w:t>
            </w:r>
          </w:p>
        </w:tc>
        <w:tc>
          <w:p>
            <w:r>
              <w:t xml:space="preserve">Sedang</w:t>
            </w:r>
          </w:p>
        </w:tc>
        <w:tc>
          <w:p>
            <w:r>
              <w:t xml:space="preserve">Tim Finance</w:t>
            </w:r>
          </w:p>
        </w:tc>
      </w:tr>
      <w:tr>
        <w:tc>
          <w:p>
            <w:r>
              <w:t xml:space="preserve">REQ-004</w:t>
            </w:r>
          </w:p>
        </w:tc>
        <w:tc>
          <w:p>
            <w:r>
              <w:t xml:space="preserve">Ketersediaan layanan ≥ 99,9% per bulan</w:t>
            </w:r>
          </w:p>
        </w:tc>
        <w:tc>
          <w:p>
            <w:r>
              <w:t xml:space="preserve">Tinggi</w:t>
            </w:r>
          </w:p>
        </w:tc>
        <w:tc>
          <w:p>
            <w:r>
              <w:t xml:space="preserve">Tim SRE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Persyaratan non-fungsional</w:t>
      </w:r>
    </w:p>
    <w:p>
      <w:pPr>
        <w:pStyle w:val="ListParagraph"/>
        <w:numPr>
          <w:ilvl w:val="0"/>
          <w:numId w:val="1"/>
        </w:numPr>
      </w:pPr>
      <w:r>
        <w:t xml:space="preserve">Ketersediaan ≥ 99,9% per bulan (di luar jadwal pemeliharaan)</w:t>
      </w:r>
    </w:p>
    <w:p>
      <w:pPr>
        <w:pStyle w:val="ListParagraph"/>
        <w:numPr>
          <w:ilvl w:val="0"/>
          <w:numId w:val="1"/>
        </w:numPr>
      </w:pPr>
      <w:r>
        <w:t xml:space="preserve">Waktu respons API p95 ≤ 300 ms</w:t>
      </w:r>
    </w:p>
    <w:p>
      <w:pPr>
        <w:pStyle w:val="ListParagraph"/>
        <w:numPr>
          <w:ilvl w:val="0"/>
          <w:numId w:val="1"/>
        </w:numPr>
      </w:pPr>
      <w:r>
        <w:t xml:space="preserve">Data kartu tidak boleh disimpan — kepatuhan PCI-DSS</w:t>
      </w:r>
    </w:p>
    <w:p>
      <w:pPr>
        <w:pStyle w:val="ListParagraph"/>
        <w:numPr>
          <w:ilvl w:val="0"/>
          <w:numId w:val="1"/>
        </w:numPr>
      </w:pPr>
      <w:r>
        <w:t xml:space="preserve">Mendukung merchant seperti Café Kopi Nusantara dengan 5.000 transaksi/jam</w:t>
      </w:r>
    </w:p>
    <w:p>
      <w:pPr>
        <w:pStyle w:val="Heading2"/>
      </w:pPr>
      <w:r>
        <w:t xml:space="preserve">3.1 Matriks RACI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D9E2F3" w:color="auto" w:val="clear"/>
          </w:tcPr>
          <w:p>
            <w:r>
              <w:rPr>
                <w:b/>
                <w:bCs/>
              </w:rPr>
              <w:t xml:space="preserve">Aktivitas</w:t>
            </w:r>
          </w:p>
        </w:tc>
        <w:tc>
          <w:tcPr>
            <w:shd w:fill="D9E2F3" w:color="auto" w:val="clear"/>
          </w:tcPr>
          <w:p>
            <w:r>
              <w:rPr>
                <w:b/>
                <w:bCs/>
              </w:rPr>
              <w:t xml:space="preserve">Arsitek Solusi</w:t>
            </w:r>
          </w:p>
        </w:tc>
        <w:tc>
          <w:tcPr>
            <w:shd w:fill="D9E2F3" w:color="auto" w:val="clear"/>
          </w:tcPr>
          <w:p>
            <w:r>
              <w:rPr>
                <w:b/>
                <w:bCs/>
              </w:rPr>
              <w:t xml:space="preserve">Tim Developer</w:t>
            </w:r>
          </w:p>
        </w:tc>
      </w:tr>
      <w:tr>
        <w:tc>
          <w:p>
            <w:r>
              <w:t xml:space="preserve">Desain integrasi</w:t>
            </w:r>
          </w:p>
        </w:tc>
        <w:tc>
          <w:p>
            <w:r>
              <w:t xml:space="preserve">R/A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Implementasi webhook</w:t>
            </w:r>
          </w:p>
        </w:tc>
        <w:tc>
          <w:p>
            <w:r>
              <w:t xml:space="preserve">C</w:t>
            </w:r>
          </w:p>
        </w:tc>
        <w:tc>
          <w:p>
            <w:r>
              <w:t xml:space="preserve">R</w:t>
            </w:r>
          </w:p>
        </w:tc>
      </w:tr>
      <w:tr>
        <w:tc>
          <w:tcPr>
            <w:gridSpan w:val="3"/>
          </w:tcPr>
          <w:p>
            <w:r>
              <w:t xml:space="preserve">Catatan: semua keputusan arsitektur dicatat di ADR</w:t>
            </w:r>
          </w:p>
        </w:tc>
      </w:tr>
    </w:tbl>
    <w:p>
      <w:r>
        <w:rPr>
          <w:b/>
          <w:bCs/>
          <w:i/>
          <w:iCs/>
        </w:rPr>
        <w:t xml:space="preserve">Dokumen ini bersifat rahasia dan hanya untuk penggunaan internal.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Versi 1.2 · Halaman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Midtrans adalah payment gateway yang beroperasi di Indonesia dan mendukung berbagai metode pembayaran.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</w:rPr>
      <w:t xml:space="preserve">SPT — Rahasia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elwahdedodko4cdqectpk" Type="http://schemas.openxmlformats.org/officeDocument/2006/relationships/hyperlink" Target="https://docs.midtrans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Persyaratan SPT</dc:title>
  <dc:creator>Tim Arsitektur Solusi</dc:creator>
  <dc:description>Fixture for SOLAR document extraction tests</dc:description>
  <cp:lastModifiedBy>Un-named</cp:lastModifiedBy>
  <cp:revision>1</cp:revision>
  <dcterms:created xsi:type="dcterms:W3CDTF">2026-10-07T05:34:02.270Z</dcterms:created>
  <dcterms:modified xsi:type="dcterms:W3CDTF">2026-10-07T05:34:02.270Z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